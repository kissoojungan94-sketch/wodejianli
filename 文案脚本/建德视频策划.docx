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_GBK" w:hAnsi="方正小标宋_GBK" w:eastAsia="方正小标宋_GBK" w:cs="方正小标宋_GBK"/>
          <w:b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建德视频策划</w:t>
      </w:r>
    </w:p>
    <w:p>
      <w:pPr>
        <w:jc w:val="center"/>
        <w:rPr>
          <w:rFonts w:ascii="方正小标宋_GBK" w:hAnsi="方正小标宋_GBK" w:eastAsia="方正小标宋_GBK" w:cs="方正小标宋_GBK"/>
          <w:b/>
          <w:bCs/>
          <w:sz w:val="32"/>
          <w:szCs w:val="32"/>
        </w:rPr>
      </w:pPr>
    </w:p>
    <w:p>
      <w:pPr>
        <w:jc w:val="left"/>
        <w:rPr>
          <w:rFonts w:ascii="方正仿宋_GBK" w:hAnsi="方正小标宋_GBK" w:eastAsia="方正仿宋_GBK" w:cs="方正小标宋_GBK"/>
          <w:sz w:val="32"/>
          <w:szCs w:val="32"/>
        </w:rPr>
      </w:pPr>
      <w:r>
        <w:rPr>
          <w:rFonts w:hint="eastAsia" w:ascii="方正仿宋_GBK" w:hAnsi="方正小标宋_GBK" w:eastAsia="方正仿宋_GBK" w:cs="方正小标宋_GBK"/>
          <w:sz w:val="32"/>
          <w:szCs w:val="32"/>
        </w:rPr>
        <w:t>时长：1分-1分半</w:t>
      </w:r>
    </w:p>
    <w:p>
      <w:pPr>
        <w:jc w:val="lef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脚本：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PrChange w:id="0" w:author="建设" w:date="2024-04-18T16:07:14Z">
          <w:tblPr>
            <w:tblStyle w:val="5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</w:tblPrChange>
      </w:tblPr>
      <w:tblGrid>
        <w:gridCol w:w="1014"/>
        <w:gridCol w:w="4695"/>
        <w:gridCol w:w="4485"/>
        <w:gridCol w:w="3390"/>
        <w:tblGridChange w:id="1">
          <w:tblGrid>
            <w:gridCol w:w="1014"/>
            <w:gridCol w:w="3343"/>
            <w:gridCol w:w="1352"/>
            <w:gridCol w:w="641"/>
            <w:gridCol w:w="2172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" w:author="建设" w:date="2024-04-18T16:07:1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1014" w:type="dxa"/>
            <w:tcPrChange w:id="3" w:author="建设" w:date="2024-04-18T16:07:14Z">
              <w:tcPr>
                <w:tcW w:w="1014" w:type="dxa"/>
              </w:tcPr>
            </w:tcPrChange>
          </w:tcPr>
          <w:p>
            <w:pPr>
              <w:jc w:val="center"/>
              <w:rPr>
                <w:rFonts w:ascii="方正仿宋_GBK" w:hAnsi="方正仿宋_GBK" w:eastAsia="方正仿宋_GBK" w:cs="方正仿宋_GBK"/>
                <w:b/>
                <w:bCs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32"/>
                <w:szCs w:val="32"/>
              </w:rPr>
              <w:t>序号</w:t>
            </w:r>
          </w:p>
        </w:tc>
        <w:tc>
          <w:tcPr>
            <w:tcW w:w="4695" w:type="dxa"/>
            <w:tcPrChange w:id="4" w:author="建设" w:date="2024-04-18T16:07:14Z">
              <w:tcPr>
                <w:tcW w:w="3343" w:type="dxa"/>
              </w:tcPr>
            </w:tcPrChange>
          </w:tcPr>
          <w:p>
            <w:pPr>
              <w:jc w:val="center"/>
              <w:rPr>
                <w:rFonts w:ascii="方正仿宋_GBK" w:hAnsi="方正仿宋_GBK" w:eastAsia="方正仿宋_GBK" w:cs="方正仿宋_GBK"/>
                <w:b/>
                <w:bCs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32"/>
                <w:szCs w:val="32"/>
              </w:rPr>
              <w:t>画面描述</w:t>
            </w:r>
          </w:p>
        </w:tc>
        <w:tc>
          <w:tcPr>
            <w:tcW w:w="4485" w:type="dxa"/>
            <w:tcPrChange w:id="5" w:author="建设" w:date="2024-04-18T16:07:14Z">
              <w:tcPr>
                <w:tcW w:w="1993" w:type="dxa"/>
                <w:gridSpan w:val="2"/>
              </w:tcPr>
            </w:tcPrChange>
          </w:tcPr>
          <w:p>
            <w:pPr>
              <w:jc w:val="center"/>
              <w:rPr>
                <w:rFonts w:ascii="方正仿宋_GBK" w:hAnsi="方正仿宋_GBK" w:eastAsia="方正仿宋_GBK" w:cs="方正仿宋_GBK"/>
                <w:b/>
                <w:bCs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32"/>
                <w:szCs w:val="32"/>
              </w:rPr>
              <w:t>字幕</w:t>
            </w:r>
          </w:p>
        </w:tc>
        <w:tc>
          <w:tcPr>
            <w:tcW w:w="3390" w:type="dxa"/>
            <w:tcPrChange w:id="6" w:author="建设" w:date="2024-04-18T16:07:14Z">
              <w:tcPr>
                <w:tcW w:w="2172" w:type="dxa"/>
              </w:tcPr>
            </w:tcPrChange>
          </w:tcPr>
          <w:p>
            <w:pPr>
              <w:jc w:val="center"/>
              <w:rPr>
                <w:rFonts w:ascii="方正仿宋_GBK" w:hAnsi="方正仿宋_GBK" w:eastAsia="方正仿宋_GBK" w:cs="方正仿宋_GBK"/>
                <w:b/>
                <w:bCs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sz w:val="32"/>
                <w:szCs w:val="3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7" w:author="建设" w:date="2024-04-18T16:07:1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1014" w:type="dxa"/>
            <w:tcPrChange w:id="8" w:author="建设" w:date="2024-04-18T16:07:14Z">
              <w:tcPr>
                <w:tcW w:w="1014" w:type="dxa"/>
              </w:tcPr>
            </w:tcPrChange>
          </w:tcPr>
          <w:p>
            <w:pPr>
              <w:spacing w:line="560" w:lineRule="exact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1</w:t>
            </w:r>
          </w:p>
        </w:tc>
        <w:tc>
          <w:tcPr>
            <w:tcW w:w="4695" w:type="dxa"/>
            <w:tcPrChange w:id="9" w:author="建设" w:date="2024-04-18T16:07:14Z">
              <w:tcPr>
                <w:tcW w:w="3343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建设初期画面、设计图、渲染图等</w:t>
            </w:r>
          </w:p>
        </w:tc>
        <w:tc>
          <w:tcPr>
            <w:tcW w:w="4485" w:type="dxa"/>
            <w:tcPrChange w:id="10" w:author="建设" w:date="2024-04-18T16:07:14Z">
              <w:tcPr>
                <w:tcW w:w="1993" w:type="dxa"/>
                <w:gridSpan w:val="2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  <w:ins w:id="11" w:author="建设" w:date="2024-04-18T16:00:17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20</w:t>
              </w:r>
            </w:ins>
            <w:ins w:id="12" w:author="建设" w:date="2024-04-18T16:00:18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22</w:t>
              </w:r>
            </w:ins>
            <w:ins w:id="13" w:author="建设" w:date="2024-04-18T16:00:19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年</w:t>
              </w:r>
            </w:ins>
            <w:del w:id="14" w:author="建设" w:date="2024-04-18T16:00:22Z">
              <w:r>
                <w:rPr>
                  <w:rFonts w:hint="default" w:ascii="方正仿宋_GBK" w:hAnsi="方正仿宋_GBK" w:eastAsia="方正仿宋_GBK" w:cs="方正仿宋_GBK"/>
                  <w:sz w:val="28"/>
                  <w:szCs w:val="28"/>
                  <w:lang w:val="en-US"/>
                </w:rPr>
                <w:delText>×</w:delText>
              </w:r>
            </w:del>
            <w:ins w:id="15" w:author="建设" w:date="2024-04-18T16:00:2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9</w:t>
              </w:r>
            </w:ins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月</w:t>
            </w:r>
            <w:del w:id="16" w:author="建设" w:date="2024-04-18T16:00:28Z">
              <w:r>
                <w:rPr>
                  <w:rFonts w:hint="default" w:ascii="方正仿宋_GBK" w:hAnsi="方正仿宋_GBK" w:eastAsia="方正仿宋_GBK" w:cs="方正仿宋_GBK"/>
                  <w:sz w:val="28"/>
                  <w:szCs w:val="28"/>
                  <w:lang w:val="en-US"/>
                </w:rPr>
                <w:delText>×</w:delText>
              </w:r>
            </w:del>
            <w:ins w:id="17" w:author="建设" w:date="2024-04-18T16:00:28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19</w:t>
              </w:r>
            </w:ins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日，建德</w:t>
            </w:r>
            <w:ins w:id="18" w:author="建设" w:date="2024-04-18T16:00:34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5</w:t>
              </w:r>
            </w:ins>
            <w:ins w:id="19" w:author="建设" w:date="2024-04-18T16:00:3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00</w:t>
              </w:r>
            </w:ins>
            <w:ins w:id="20" w:author="建设" w:date="2024-04-18T16:00:39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千伏</w:t>
              </w:r>
            </w:ins>
            <w:ins w:id="21" w:author="建设" w:date="2024-04-18T16:00:44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输变电</w:t>
              </w:r>
            </w:ins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工程开工</w:t>
            </w:r>
          </w:p>
        </w:tc>
        <w:tc>
          <w:tcPr>
            <w:tcW w:w="3390" w:type="dxa"/>
            <w:tcPrChange w:id="22" w:author="建设" w:date="2024-04-18T16:07:14Z">
              <w:tcPr>
                <w:tcW w:w="2172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3" w:author="建设" w:date="2024-04-18T16:07:1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1014" w:type="dxa"/>
            <w:tcPrChange w:id="24" w:author="建设" w:date="2024-04-18T16:07:14Z">
              <w:tcPr>
                <w:tcW w:w="1014" w:type="dxa"/>
              </w:tcPr>
            </w:tcPrChange>
          </w:tcPr>
          <w:p>
            <w:pPr>
              <w:spacing w:line="560" w:lineRule="exact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2</w:t>
            </w:r>
          </w:p>
        </w:tc>
        <w:tc>
          <w:tcPr>
            <w:tcW w:w="4695" w:type="dxa"/>
            <w:tcPrChange w:id="25" w:author="建设" w:date="2024-04-18T16:07:14Z">
              <w:tcPr>
                <w:tcW w:w="3343" w:type="dxa"/>
              </w:tcPr>
            </w:tcPrChange>
          </w:tcPr>
          <w:p>
            <w:pPr>
              <w:spacing w:line="560" w:lineRule="exact"/>
              <w:jc w:val="left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工程建设画面（航拍、小景别、架线施工、无尘化施工等）</w:t>
            </w:r>
            <w:ins w:id="26" w:author="建设" w:date="2024-04-18T16:08:4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eastAsia="zh-CN"/>
                </w:rPr>
                <w:t>、</w:t>
              </w:r>
            </w:ins>
            <w:ins w:id="27" w:author="建设" w:date="2024-04-18T16:11:1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跋山涉水</w:t>
              </w:r>
            </w:ins>
            <w:ins w:id="28" w:author="建设" w:date="2024-04-18T16:11:2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前往</w:t>
              </w:r>
            </w:ins>
            <w:ins w:id="29" w:author="建设" w:date="2024-04-18T16:11:2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工程</w:t>
              </w:r>
            </w:ins>
            <w:ins w:id="30" w:author="建设" w:date="2024-04-18T16:11:2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一线</w:t>
              </w:r>
            </w:ins>
            <w:ins w:id="31" w:author="建设" w:date="2024-04-18T16:11:3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场景</w:t>
              </w:r>
            </w:ins>
            <w:ins w:id="32" w:author="建设" w:date="2024-04-18T16:11:34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、</w:t>
              </w:r>
            </w:ins>
            <w:ins w:id="33" w:author="建设" w:date="2024-04-18T16:12:1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烈日</w:t>
              </w:r>
            </w:ins>
            <w:ins w:id="34" w:author="建设" w:date="2024-04-18T16:12:1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下</w:t>
              </w:r>
            </w:ins>
            <w:ins w:id="35" w:author="建设" w:date="2024-04-18T16:12:1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的</w:t>
              </w:r>
            </w:ins>
            <w:ins w:id="36" w:author="建设" w:date="2024-04-18T16:12:2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工作</w:t>
              </w:r>
            </w:ins>
            <w:ins w:id="37" w:author="建设" w:date="2024-04-18T16:12:2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体现</w:t>
              </w:r>
            </w:ins>
            <w:ins w:id="38" w:author="建设" w:date="2024-04-18T16:12:4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艰辛</w:t>
              </w:r>
            </w:ins>
            <w:ins w:id="39" w:author="建设" w:date="2024-04-18T16:13:0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、</w:t>
              </w:r>
            </w:ins>
            <w:ins w:id="40" w:author="建设" w:date="2024-04-18T16:13:09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三跨</w:t>
              </w:r>
            </w:ins>
            <w:ins w:id="41" w:author="建设" w:date="2024-04-18T16:13:1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攻坚</w:t>
              </w:r>
            </w:ins>
            <w:ins w:id="42" w:author="建设" w:date="2024-04-18T16:13:2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夜间</w:t>
              </w:r>
            </w:ins>
            <w:ins w:id="43" w:author="建设" w:date="2024-04-18T16:13:2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施工</w:t>
              </w:r>
            </w:ins>
            <w:ins w:id="44" w:author="建设" w:date="2024-04-18T16:13:24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（</w:t>
              </w:r>
            </w:ins>
            <w:ins w:id="45" w:author="建设" w:date="2024-04-18T16:13:27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同期声</w:t>
              </w:r>
            </w:ins>
            <w:ins w:id="46" w:author="建设" w:date="2024-04-18T16:13:29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）</w:t>
              </w:r>
            </w:ins>
          </w:p>
        </w:tc>
        <w:tc>
          <w:tcPr>
            <w:tcW w:w="4485" w:type="dxa"/>
            <w:tcPrChange w:id="47" w:author="建设" w:date="2024-04-18T16:07:14Z">
              <w:tcPr>
                <w:tcW w:w="1993" w:type="dxa"/>
                <w:gridSpan w:val="2"/>
              </w:tcPr>
            </w:tcPrChange>
          </w:tcPr>
          <w:p>
            <w:pPr>
              <w:spacing w:line="560" w:lineRule="exact"/>
              <w:jc w:val="left"/>
              <w:rPr>
                <w:ins w:id="48" w:author="建设" w:date="2024-04-18T16:13:33Z"/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ins w:id="49" w:author="建设" w:date="2024-04-18T16:00:5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</w:rPr>
                <w:t>建德</w:t>
              </w:r>
            </w:ins>
            <w:ins w:id="50" w:author="建设" w:date="2024-04-18T16:00:5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500千伏输变电</w:t>
              </w:r>
            </w:ins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工程进入施工阶段</w:t>
            </w:r>
          </w:p>
          <w:p>
            <w:pPr>
              <w:spacing w:line="560" w:lineRule="exact"/>
              <w:jc w:val="left"/>
              <w:rPr>
                <w:ins w:id="51" w:author="建设" w:date="2024-04-18T16:13:33Z"/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</w:p>
          <w:p>
            <w:pPr>
              <w:spacing w:line="560" w:lineRule="exact"/>
              <w:jc w:val="left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</w:p>
        </w:tc>
        <w:tc>
          <w:tcPr>
            <w:tcW w:w="3390" w:type="dxa"/>
            <w:tcPrChange w:id="52" w:author="建设" w:date="2024-04-18T16:07:14Z">
              <w:tcPr>
                <w:tcW w:w="2172" w:type="dxa"/>
              </w:tcPr>
            </w:tcPrChange>
          </w:tcPr>
          <w:p>
            <w:pPr>
              <w:spacing w:line="56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穿越机穿越电网镜头、工人辛勤施工镜头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53" w:author="建设" w:date="2024-04-18T16:08:08Z"/>
        </w:trPr>
        <w:tc>
          <w:tcPr>
            <w:tcW w:w="1014" w:type="dxa"/>
            <w:vAlign w:val="top"/>
          </w:tcPr>
          <w:p>
            <w:pPr>
              <w:spacing w:line="560" w:lineRule="exact"/>
              <w:jc w:val="center"/>
              <w:rPr>
                <w:ins w:id="54" w:author="建设" w:date="2024-04-18T16:08:08Z"/>
                <w:rFonts w:hint="eastAsia" w:ascii="方正仿宋_GBK" w:hAnsi="方正仿宋_GBK" w:eastAsia="方正仿宋_GBK" w:cs="方正仿宋_GBK"/>
                <w:sz w:val="32"/>
                <w:szCs w:val="32"/>
                <w:lang w:eastAsia="zh-CN"/>
              </w:rPr>
            </w:pPr>
            <w:del w:id="55" w:author="建设" w:date="2024-04-18T16:08:17Z">
              <w:r>
                <w:rPr>
                  <w:rFonts w:hint="default" w:ascii="方正仿宋_GBK" w:hAnsi="方正仿宋_GBK" w:eastAsia="方正仿宋_GBK" w:cs="方正仿宋_GBK"/>
                  <w:sz w:val="32"/>
                  <w:szCs w:val="32"/>
                  <w:lang w:val="en-US"/>
                </w:rPr>
                <w:delText>6</w:delText>
              </w:r>
            </w:del>
            <w:ins w:id="56" w:author="建设" w:date="2024-04-18T16:08:17Z">
              <w:r>
                <w:rPr>
                  <w:rFonts w:hint="eastAsia" w:ascii="方正仿宋_GBK" w:hAnsi="方正仿宋_GBK" w:eastAsia="方正仿宋_GBK" w:cs="方正仿宋_GBK"/>
                  <w:sz w:val="32"/>
                  <w:szCs w:val="32"/>
                  <w:lang w:val="en-US" w:eastAsia="zh-CN"/>
                </w:rPr>
                <w:t>3</w:t>
              </w:r>
            </w:ins>
          </w:p>
        </w:tc>
        <w:tc>
          <w:tcPr>
            <w:tcW w:w="4695" w:type="dxa"/>
            <w:vAlign w:val="top"/>
          </w:tcPr>
          <w:p>
            <w:pPr>
              <w:spacing w:line="560" w:lineRule="exact"/>
              <w:jc w:val="left"/>
              <w:rPr>
                <w:ins w:id="57" w:author="建设" w:date="2024-04-18T16:08:08Z"/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建德工程特色的建设工艺</w:t>
            </w:r>
          </w:p>
        </w:tc>
        <w:tc>
          <w:tcPr>
            <w:tcW w:w="4485" w:type="dxa"/>
            <w:vAlign w:val="top"/>
          </w:tcPr>
          <w:p>
            <w:pPr>
              <w:spacing w:line="560" w:lineRule="exact"/>
              <w:jc w:val="left"/>
              <w:rPr>
                <w:ins w:id="58" w:author="建设" w:date="2024-04-18T16:08:08Z"/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ins w:id="59" w:author="建设" w:date="2024-04-18T16:25:2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rPrChange w:id="60" w:author="建设" w:date="2024-04-18T16:26:01Z">
                    <w:rPr>
                      <w:rFonts w:hint="eastAsia"/>
                      <w:sz w:val="24"/>
                    </w:rPr>
                  </w:rPrChange>
                </w:rPr>
                <w:t>青瓦工艺</w:t>
              </w:r>
            </w:ins>
            <w:del w:id="61" w:author="建设" w:date="2024-04-18T16:25:2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</w:rPr>
                <w:delText>相关</w:delText>
              </w:r>
            </w:del>
            <w:ins w:id="62" w:author="建设" w:date="2024-04-18T16:25:3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eastAsia="zh-CN"/>
                </w:rPr>
                <w:t>、</w:t>
              </w:r>
            </w:ins>
            <w:ins w:id="63" w:author="建设" w:date="2024-04-18T16:25:3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rPrChange w:id="64" w:author="建设" w:date="2024-04-18T16:26:01Z">
                    <w:rPr>
                      <w:rFonts w:hint="eastAsia"/>
                      <w:sz w:val="24"/>
                    </w:rPr>
                  </w:rPrChange>
                </w:rPr>
                <w:t>钢结构外墙</w:t>
              </w:r>
            </w:ins>
            <w:ins w:id="65" w:author="建设" w:date="2024-04-18T16:25:38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  <w:rPrChange w:id="66" w:author="建设" w:date="2024-04-18T16:26:01Z">
                    <w:rPr>
                      <w:rFonts w:hint="eastAsia"/>
                      <w:sz w:val="24"/>
                      <w:lang w:val="en-US" w:eastAsia="zh-CN"/>
                    </w:rPr>
                  </w:rPrChange>
                </w:rPr>
                <w:t>等</w:t>
              </w:r>
            </w:ins>
            <w:ins w:id="67" w:author="建设" w:date="2024-04-18T16:25:4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  <w:rPrChange w:id="68" w:author="建设" w:date="2024-04-18T16:26:01Z">
                    <w:rPr>
                      <w:rFonts w:hint="eastAsia"/>
                      <w:sz w:val="24"/>
                      <w:lang w:val="en-US" w:eastAsia="zh-CN"/>
                    </w:rPr>
                  </w:rPrChange>
                </w:rPr>
                <w:t>相关</w:t>
              </w:r>
            </w:ins>
            <w:ins w:id="69" w:author="建设" w:date="2024-04-18T16:25:4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  <w:rPrChange w:id="70" w:author="建设" w:date="2024-04-18T16:26:01Z">
                    <w:rPr>
                      <w:rFonts w:hint="eastAsia"/>
                      <w:sz w:val="24"/>
                      <w:lang w:val="en-US" w:eastAsia="zh-CN"/>
                    </w:rPr>
                  </w:rPrChange>
                </w:rPr>
                <w:t>特色</w:t>
              </w:r>
            </w:ins>
            <w:del w:id="71" w:author="建设" w:date="2024-04-18T16:23:2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</w:rPr>
                <w:delText>特色</w:delText>
              </w:r>
            </w:del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介绍</w:t>
            </w:r>
          </w:p>
        </w:tc>
        <w:tc>
          <w:tcPr>
            <w:tcW w:w="3390" w:type="dxa"/>
            <w:vAlign w:val="top"/>
          </w:tcPr>
          <w:p>
            <w:pPr>
              <w:spacing w:line="560" w:lineRule="exact"/>
              <w:jc w:val="both"/>
              <w:rPr>
                <w:ins w:id="73" w:author="建设" w:date="2024-04-18T16:08:08Z"/>
                <w:rFonts w:hint="eastAsia" w:ascii="方正仿宋_GBK" w:hAnsi="方正仿宋_GBK" w:eastAsia="方正仿宋_GBK" w:cs="方正仿宋_GBK"/>
                <w:sz w:val="28"/>
                <w:szCs w:val="28"/>
              </w:rPr>
              <w:pPrChange w:id="72" w:author="建设" w:date="2024-04-18T16:23:06Z">
                <w:pPr>
                  <w:spacing w:line="560" w:lineRule="exact"/>
                  <w:jc w:val="center"/>
                </w:pPr>
              </w:pPrChange>
            </w:pPr>
            <w:del w:id="74" w:author="建设" w:date="2024-04-18T16:23:05Z">
              <w:r>
                <w:rPr>
                  <w:rFonts w:hint="eastAsia" w:ascii="方正仿宋_GBK" w:hAnsi="方正仿宋_GBK" w:eastAsia="方正仿宋_GBK" w:cs="方正仿宋_GBK"/>
                  <w:sz w:val="32"/>
                  <w:szCs w:val="32"/>
                </w:rPr>
                <w:delText>6</w:delText>
              </w:r>
            </w:del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75" w:author="建设" w:date="2024-04-18T16:07:1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1014" w:type="dxa"/>
            <w:tcPrChange w:id="76" w:author="建设" w:date="2024-04-18T16:07:14Z">
              <w:tcPr>
                <w:tcW w:w="1014" w:type="dxa"/>
              </w:tcPr>
            </w:tcPrChange>
          </w:tcPr>
          <w:p>
            <w:pPr>
              <w:spacing w:line="560" w:lineRule="exact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  <w:lang w:eastAsia="zh-CN"/>
              </w:rPr>
            </w:pPr>
            <w:del w:id="77" w:author="建设" w:date="2024-04-18T16:08:19Z">
              <w:r>
                <w:rPr>
                  <w:rFonts w:hint="default" w:ascii="方正仿宋_GBK" w:hAnsi="方正仿宋_GBK" w:eastAsia="方正仿宋_GBK" w:cs="方正仿宋_GBK"/>
                  <w:sz w:val="32"/>
                  <w:szCs w:val="32"/>
                  <w:lang w:val="en-US"/>
                </w:rPr>
                <w:delText>3</w:delText>
              </w:r>
            </w:del>
            <w:ins w:id="78" w:author="建设" w:date="2024-04-18T16:08:19Z">
              <w:r>
                <w:rPr>
                  <w:rFonts w:hint="eastAsia" w:ascii="方正仿宋_GBK" w:hAnsi="方正仿宋_GBK" w:eastAsia="方正仿宋_GBK" w:cs="方正仿宋_GBK"/>
                  <w:sz w:val="32"/>
                  <w:szCs w:val="32"/>
                  <w:lang w:val="en-US" w:eastAsia="zh-CN"/>
                </w:rPr>
                <w:t>4</w:t>
              </w:r>
            </w:ins>
          </w:p>
        </w:tc>
        <w:tc>
          <w:tcPr>
            <w:tcW w:w="4695" w:type="dxa"/>
            <w:tcPrChange w:id="79" w:author="建设" w:date="2024-04-18T16:07:14Z">
              <w:tcPr>
                <w:tcW w:w="3343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建设后期（全景、航拍、工人施工震撼画面）</w:t>
            </w:r>
            <w:del w:id="80" w:author="建设" w:date="2024-04-18T16:14:19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</w:rPr>
                <w:delText>、</w:delText>
              </w:r>
            </w:del>
          </w:p>
        </w:tc>
        <w:tc>
          <w:tcPr>
            <w:tcW w:w="4485" w:type="dxa"/>
            <w:tcPrChange w:id="81" w:author="建设" w:date="2024-04-18T16:07:14Z">
              <w:tcPr>
                <w:tcW w:w="1993" w:type="dxa"/>
                <w:gridSpan w:val="2"/>
              </w:tcPr>
            </w:tcPrChange>
          </w:tcPr>
          <w:p>
            <w:pPr>
              <w:spacing w:line="560" w:lineRule="exact"/>
              <w:jc w:val="left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ins w:id="82" w:author="建设" w:date="2024-04-18T16:01:17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2023</w:t>
              </w:r>
            </w:ins>
            <w:ins w:id="83" w:author="建设" w:date="2024-04-18T16:01:19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年</w:t>
              </w:r>
            </w:ins>
            <w:del w:id="84" w:author="建设" w:date="2024-04-18T16:01:22Z">
              <w:r>
                <w:rPr>
                  <w:rFonts w:hint="default" w:ascii="方正仿宋_GBK" w:hAnsi="方正仿宋_GBK" w:eastAsia="方正仿宋_GBK" w:cs="方正仿宋_GBK"/>
                  <w:sz w:val="28"/>
                  <w:szCs w:val="28"/>
                  <w:lang w:val="en-US"/>
                </w:rPr>
                <w:delText>×</w:delText>
              </w:r>
            </w:del>
            <w:ins w:id="85" w:author="建设" w:date="2024-04-18T16:01:2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12</w:t>
              </w:r>
            </w:ins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月</w:t>
            </w:r>
            <w:del w:id="86" w:author="建设" w:date="2024-04-18T16:01:27Z">
              <w:r>
                <w:rPr>
                  <w:rFonts w:hint="default" w:ascii="方正仿宋_GBK" w:hAnsi="方正仿宋_GBK" w:eastAsia="方正仿宋_GBK" w:cs="方正仿宋_GBK"/>
                  <w:sz w:val="28"/>
                  <w:szCs w:val="28"/>
                  <w:lang w:val="en-US"/>
                </w:rPr>
                <w:delText>×</w:delText>
              </w:r>
            </w:del>
            <w:ins w:id="87" w:author="建设" w:date="2024-04-18T16:01:27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10</w:t>
              </w:r>
            </w:ins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日，建德500千伏送出工程</w:t>
            </w:r>
            <w:del w:id="88" w:author="建设" w:date="2024-04-18T16:01:40Z">
              <w:r>
                <w:rPr>
                  <w:rFonts w:hint="default" w:ascii="方正仿宋_GBK" w:hAnsi="方正仿宋_GBK" w:eastAsia="方正仿宋_GBK" w:cs="方正仿宋_GBK"/>
                  <w:sz w:val="28"/>
                  <w:szCs w:val="28"/>
                  <w:lang w:val="en-US"/>
                </w:rPr>
                <w:delText>投产</w:delText>
              </w:r>
            </w:del>
            <w:ins w:id="89" w:author="建设" w:date="2024-04-18T16:01:4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线路</w:t>
              </w:r>
            </w:ins>
            <w:ins w:id="90" w:author="建设" w:date="2024-04-18T16:01:4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全线</w:t>
              </w:r>
            </w:ins>
            <w:ins w:id="91" w:author="建设" w:date="2024-04-18T16:01:4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贯通</w:t>
              </w:r>
            </w:ins>
          </w:p>
        </w:tc>
        <w:tc>
          <w:tcPr>
            <w:tcW w:w="3390" w:type="dxa"/>
            <w:tcPrChange w:id="92" w:author="建设" w:date="2024-04-18T16:07:14Z">
              <w:tcPr>
                <w:tcW w:w="2172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93" w:author="建设" w:date="2024-04-18T16:07:1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1014" w:type="dxa"/>
            <w:tcPrChange w:id="94" w:author="建设" w:date="2024-04-18T16:07:14Z">
              <w:tcPr>
                <w:tcW w:w="1014" w:type="dxa"/>
              </w:tcPr>
            </w:tcPrChange>
          </w:tcPr>
          <w:p>
            <w:pPr>
              <w:spacing w:line="560" w:lineRule="exact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  <w:lang w:eastAsia="zh-CN"/>
              </w:rPr>
            </w:pPr>
            <w:del w:id="95" w:author="建设" w:date="2024-04-18T16:08:20Z">
              <w:r>
                <w:rPr>
                  <w:rFonts w:hint="default" w:ascii="方正仿宋_GBK" w:hAnsi="方正仿宋_GBK" w:eastAsia="方正仿宋_GBK" w:cs="方正仿宋_GBK"/>
                  <w:sz w:val="32"/>
                  <w:szCs w:val="32"/>
                  <w:lang w:val="en-US"/>
                </w:rPr>
                <w:delText>4</w:delText>
              </w:r>
            </w:del>
            <w:ins w:id="96" w:author="建设" w:date="2024-04-18T16:08:20Z">
              <w:r>
                <w:rPr>
                  <w:rFonts w:hint="eastAsia" w:ascii="方正仿宋_GBK" w:hAnsi="方正仿宋_GBK" w:eastAsia="方正仿宋_GBK" w:cs="方正仿宋_GBK"/>
                  <w:sz w:val="32"/>
                  <w:szCs w:val="32"/>
                  <w:lang w:val="en-US" w:eastAsia="zh-CN"/>
                </w:rPr>
                <w:t>5</w:t>
              </w:r>
            </w:ins>
          </w:p>
        </w:tc>
        <w:tc>
          <w:tcPr>
            <w:tcW w:w="4695" w:type="dxa"/>
            <w:tcPrChange w:id="97" w:author="建设" w:date="2024-04-18T16:07:14Z">
              <w:tcPr>
                <w:tcW w:w="3343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暖心画面（工人聚餐、举办活动等画面）</w:t>
            </w:r>
          </w:p>
        </w:tc>
        <w:tc>
          <w:tcPr>
            <w:tcW w:w="4485" w:type="dxa"/>
            <w:tcPrChange w:id="98" w:author="建设" w:date="2024-04-18T16:07:14Z">
              <w:tcPr>
                <w:tcW w:w="1993" w:type="dxa"/>
                <w:gridSpan w:val="2"/>
              </w:tcPr>
            </w:tcPrChange>
          </w:tcPr>
          <w:p>
            <w:pPr>
              <w:spacing w:line="560" w:lineRule="exact"/>
              <w:jc w:val="left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ins w:id="99" w:author="建设" w:date="2024-04-18T16:14:44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一家人</w:t>
              </w:r>
            </w:ins>
            <w:ins w:id="100" w:author="建设" w:date="2024-04-18T16:16:18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共</w:t>
              </w:r>
            </w:ins>
            <w:ins w:id="101" w:author="建设" w:date="2024-04-18T16:16:2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关爱</w:t>
              </w:r>
            </w:ins>
            <w:ins w:id="102" w:author="建设" w:date="2024-04-18T16:16:2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、</w:t>
              </w:r>
            </w:ins>
            <w:ins w:id="103" w:author="建设" w:date="2024-04-18T16:16:2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一盘棋</w:t>
              </w:r>
            </w:ins>
            <w:ins w:id="104" w:author="建设" w:date="2024-04-18T16:16:2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共</w:t>
              </w:r>
            </w:ins>
            <w:ins w:id="105" w:author="建设" w:date="2024-04-18T16:16:3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进退</w:t>
              </w:r>
            </w:ins>
            <w:ins w:id="106" w:author="建设" w:date="2024-04-18T16:16:3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、</w:t>
              </w:r>
            </w:ins>
            <w:ins w:id="107" w:author="建设" w:date="2024-04-18T16:16:3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一条心</w:t>
              </w:r>
            </w:ins>
            <w:ins w:id="108" w:author="建设" w:date="2024-04-18T16:16:3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共</w:t>
              </w:r>
            </w:ins>
            <w:ins w:id="109" w:author="建设" w:date="2024-04-18T16:16:48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荣辱</w:t>
              </w:r>
            </w:ins>
            <w:ins w:id="110" w:author="建设" w:date="2024-04-18T16:17:1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，</w:t>
              </w:r>
            </w:ins>
            <w:ins w:id="111" w:author="建设" w:date="2024-04-18T16:17:1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营造</w:t>
              </w:r>
            </w:ins>
            <w:ins w:id="112" w:author="建设" w:date="2024-04-18T16:17:1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和谐</w:t>
              </w:r>
            </w:ins>
            <w:ins w:id="113" w:author="建设" w:date="2024-04-18T16:17:1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建勋</w:t>
              </w:r>
            </w:ins>
            <w:ins w:id="114" w:author="建设" w:date="2024-04-18T16:17:17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的</w:t>
              </w:r>
            </w:ins>
            <w:ins w:id="115" w:author="建设" w:date="2024-04-18T16:17:2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家庭</w:t>
              </w:r>
            </w:ins>
            <w:ins w:id="116" w:author="建设" w:date="2024-04-18T16:17:3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氛围</w:t>
              </w:r>
            </w:ins>
          </w:p>
        </w:tc>
        <w:tc>
          <w:tcPr>
            <w:tcW w:w="3390" w:type="dxa"/>
            <w:tcPrChange w:id="117" w:author="建设" w:date="2024-04-18T16:07:14Z">
              <w:tcPr>
                <w:tcW w:w="2172" w:type="dxa"/>
              </w:tcPr>
            </w:tcPrChange>
          </w:tcPr>
          <w:p>
            <w:pPr>
              <w:spacing w:line="560" w:lineRule="exact"/>
              <w:jc w:val="left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ins w:id="118" w:author="建设" w:date="2024-04-18T16:17:4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暖心</w:t>
              </w:r>
            </w:ins>
            <w:ins w:id="119" w:author="建设" w:date="2024-04-18T16:17:5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鼓励</w:t>
              </w:r>
            </w:ins>
            <w:ins w:id="120" w:author="建设" w:date="2024-04-18T16:17:5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话语的</w:t>
              </w:r>
            </w:ins>
            <w:ins w:id="121" w:author="建设" w:date="2024-04-18T16:17:59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同期声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22" w:author="建设" w:date="2024-04-18T16:07:1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1014" w:type="dxa"/>
            <w:tcPrChange w:id="123" w:author="建设" w:date="2024-04-18T16:07:14Z">
              <w:tcPr>
                <w:tcW w:w="1014" w:type="dxa"/>
              </w:tcPr>
            </w:tcPrChange>
          </w:tcPr>
          <w:p>
            <w:pPr>
              <w:spacing w:line="560" w:lineRule="exact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  <w:lang w:eastAsia="zh-CN"/>
              </w:rPr>
            </w:pPr>
            <w:del w:id="124" w:author="建设" w:date="2024-04-18T16:08:23Z">
              <w:r>
                <w:rPr>
                  <w:rFonts w:hint="default" w:ascii="方正仿宋_GBK" w:hAnsi="方正仿宋_GBK" w:eastAsia="方正仿宋_GBK" w:cs="方正仿宋_GBK"/>
                  <w:sz w:val="32"/>
                  <w:szCs w:val="32"/>
                  <w:lang w:val="en-US"/>
                </w:rPr>
                <w:delText>5</w:delText>
              </w:r>
            </w:del>
            <w:ins w:id="125" w:author="建设" w:date="2024-04-18T16:08:23Z">
              <w:r>
                <w:rPr>
                  <w:rFonts w:hint="eastAsia" w:ascii="方正仿宋_GBK" w:hAnsi="方正仿宋_GBK" w:eastAsia="方正仿宋_GBK" w:cs="方正仿宋_GBK"/>
                  <w:sz w:val="32"/>
                  <w:szCs w:val="32"/>
                  <w:lang w:val="en-US" w:eastAsia="zh-CN"/>
                </w:rPr>
                <w:t>6</w:t>
              </w:r>
            </w:ins>
          </w:p>
        </w:tc>
        <w:tc>
          <w:tcPr>
            <w:tcW w:w="4695" w:type="dxa"/>
            <w:tcPrChange w:id="126" w:author="建设" w:date="2024-04-18T16:07:14Z">
              <w:tcPr>
                <w:tcW w:w="3343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关于工程的新闻报道混剪</w:t>
            </w:r>
          </w:p>
        </w:tc>
        <w:tc>
          <w:tcPr>
            <w:tcW w:w="4485" w:type="dxa"/>
            <w:tcPrChange w:id="127" w:author="建设" w:date="2024-04-18T16:07:14Z">
              <w:tcPr>
                <w:tcW w:w="1993" w:type="dxa"/>
                <w:gridSpan w:val="2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</w:p>
        </w:tc>
        <w:tc>
          <w:tcPr>
            <w:tcW w:w="3390" w:type="dxa"/>
            <w:tcPrChange w:id="128" w:author="建设" w:date="2024-04-18T16:07:14Z">
              <w:tcPr>
                <w:tcW w:w="2172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播放新闻报道同期声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30" w:author="建设" w:date="2024-04-18T16:07:1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del w:id="129" w:author="建设" w:date="2024-04-18T16:09:22Z"/>
        </w:trPr>
        <w:tc>
          <w:tcPr>
            <w:tcW w:w="1014" w:type="dxa"/>
            <w:tcPrChange w:id="131" w:author="建设" w:date="2024-04-18T16:07:14Z">
              <w:tcPr>
                <w:tcW w:w="1014" w:type="dxa"/>
              </w:tcPr>
            </w:tcPrChange>
          </w:tcPr>
          <w:p>
            <w:pPr>
              <w:spacing w:line="560" w:lineRule="exact"/>
              <w:jc w:val="center"/>
              <w:rPr>
                <w:del w:id="132" w:author="建设" w:date="2024-04-18T16:09:22Z"/>
                <w:rFonts w:ascii="方正仿宋_GBK" w:hAnsi="方正仿宋_GBK" w:eastAsia="方正仿宋_GBK" w:cs="方正仿宋_GBK"/>
                <w:sz w:val="32"/>
                <w:szCs w:val="32"/>
              </w:rPr>
            </w:pPr>
            <w:del w:id="133" w:author="建设" w:date="2024-04-18T16:09:22Z">
              <w:r>
                <w:rPr>
                  <w:rFonts w:hint="eastAsia" w:ascii="方正仿宋_GBK" w:hAnsi="方正仿宋_GBK" w:eastAsia="方正仿宋_GBK" w:cs="方正仿宋_GBK"/>
                  <w:sz w:val="32"/>
                  <w:szCs w:val="32"/>
                </w:rPr>
                <w:delText>6</w:delText>
              </w:r>
            </w:del>
          </w:p>
        </w:tc>
        <w:tc>
          <w:tcPr>
            <w:tcW w:w="4695" w:type="dxa"/>
            <w:tcPrChange w:id="134" w:author="建设" w:date="2024-04-18T16:07:14Z">
              <w:tcPr>
                <w:tcW w:w="3343" w:type="dxa"/>
              </w:tcPr>
            </w:tcPrChange>
          </w:tcPr>
          <w:p>
            <w:pPr>
              <w:spacing w:line="560" w:lineRule="exact"/>
              <w:jc w:val="left"/>
              <w:rPr>
                <w:del w:id="135" w:author="建设" w:date="2024-04-18T16:09:22Z"/>
                <w:rFonts w:ascii="方正仿宋_GBK" w:hAnsi="方正仿宋_GBK" w:eastAsia="方正仿宋_GBK" w:cs="方正仿宋_GBK"/>
                <w:sz w:val="28"/>
                <w:szCs w:val="28"/>
              </w:rPr>
            </w:pPr>
            <w:del w:id="136" w:author="建设" w:date="2024-04-18T16:09:2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</w:rPr>
                <w:delText>建德工程特色的建设工艺</w:delText>
              </w:r>
            </w:del>
          </w:p>
        </w:tc>
        <w:tc>
          <w:tcPr>
            <w:tcW w:w="4485" w:type="dxa"/>
            <w:tcPrChange w:id="137" w:author="建设" w:date="2024-04-18T16:07:14Z">
              <w:tcPr>
                <w:tcW w:w="1993" w:type="dxa"/>
                <w:gridSpan w:val="2"/>
              </w:tcPr>
            </w:tcPrChange>
          </w:tcPr>
          <w:p>
            <w:pPr>
              <w:spacing w:line="560" w:lineRule="exact"/>
              <w:jc w:val="left"/>
              <w:rPr>
                <w:del w:id="138" w:author="建设" w:date="2024-04-18T16:09:22Z"/>
                <w:rFonts w:ascii="方正仿宋_GBK" w:hAnsi="方正仿宋_GBK" w:eastAsia="方正仿宋_GBK" w:cs="方正仿宋_GBK"/>
                <w:sz w:val="28"/>
                <w:szCs w:val="28"/>
              </w:rPr>
            </w:pPr>
            <w:del w:id="139" w:author="建设" w:date="2024-04-18T16:09:2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</w:rPr>
                <w:delText>相关特色介绍</w:delText>
              </w:r>
            </w:del>
          </w:p>
        </w:tc>
        <w:tc>
          <w:tcPr>
            <w:tcW w:w="3390" w:type="dxa"/>
            <w:tcPrChange w:id="140" w:author="建设" w:date="2024-04-18T16:07:14Z">
              <w:tcPr>
                <w:tcW w:w="2172" w:type="dxa"/>
              </w:tcPr>
            </w:tcPrChange>
          </w:tcPr>
          <w:p>
            <w:pPr>
              <w:spacing w:line="560" w:lineRule="exact"/>
              <w:jc w:val="left"/>
              <w:rPr>
                <w:del w:id="141" w:author="建设" w:date="2024-04-18T16:09:22Z"/>
                <w:rFonts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42" w:author="建设" w:date="2024-04-18T16:07:1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1014" w:type="dxa"/>
            <w:tcPrChange w:id="143" w:author="建设" w:date="2024-04-18T16:07:14Z">
              <w:tcPr>
                <w:tcW w:w="1014" w:type="dxa"/>
              </w:tcPr>
            </w:tcPrChange>
          </w:tcPr>
          <w:p>
            <w:pPr>
              <w:spacing w:line="560" w:lineRule="exact"/>
              <w:jc w:val="center"/>
              <w:rPr>
                <w:rFonts w:ascii="方正仿宋_GBK" w:hAnsi="方正仿宋_GBK" w:eastAsia="方正仿宋_GBK" w:cs="方正仿宋_GBK"/>
                <w:sz w:val="32"/>
                <w:szCs w:val="32"/>
              </w:rPr>
            </w:pPr>
            <w:r>
              <w:rPr>
                <w:rFonts w:hint="eastAsia" w:ascii="方正仿宋_GBK" w:hAnsi="方正仿宋_GBK" w:eastAsia="方正仿宋_GBK" w:cs="方正仿宋_GBK"/>
                <w:sz w:val="32"/>
                <w:szCs w:val="32"/>
              </w:rPr>
              <w:t>7</w:t>
            </w:r>
          </w:p>
        </w:tc>
        <w:tc>
          <w:tcPr>
            <w:tcW w:w="4695" w:type="dxa"/>
            <w:tcPrChange w:id="144" w:author="建设" w:date="2024-04-18T16:07:14Z">
              <w:tcPr>
                <w:tcW w:w="3343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工人采访2-3个（例如你最想对工程说的一句话）</w:t>
            </w:r>
          </w:p>
        </w:tc>
        <w:tc>
          <w:tcPr>
            <w:tcW w:w="4485" w:type="dxa"/>
            <w:tcPrChange w:id="145" w:author="建设" w:date="2024-04-18T16:07:14Z">
              <w:tcPr>
                <w:tcW w:w="1993" w:type="dxa"/>
                <w:gridSpan w:val="2"/>
              </w:tcPr>
            </w:tcPrChange>
          </w:tcPr>
          <w:p>
            <w:pPr>
              <w:spacing w:line="56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</w:p>
        </w:tc>
        <w:tc>
          <w:tcPr>
            <w:tcW w:w="3390" w:type="dxa"/>
            <w:tcPrChange w:id="146" w:author="建设" w:date="2024-04-18T16:07:14Z">
              <w:tcPr>
                <w:tcW w:w="2172" w:type="dxa"/>
              </w:tcPr>
            </w:tcPrChange>
          </w:tcPr>
          <w:p>
            <w:pPr>
              <w:spacing w:line="560" w:lineRule="exact"/>
              <w:jc w:val="left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ins w:id="147" w:author="建设" w:date="2024-04-18T16:19:0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同期声</w:t>
              </w:r>
            </w:ins>
            <w:ins w:id="148" w:author="建设" w:date="2024-04-18T16:19:1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＋</w:t>
              </w:r>
            </w:ins>
            <w:ins w:id="149" w:author="建设" w:date="2024-04-18T16:19:1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工程</w:t>
              </w:r>
            </w:ins>
            <w:ins w:id="150" w:author="建设" w:date="2024-04-18T16:19:1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画面</w:t>
              </w:r>
            </w:ins>
            <w:ins w:id="151" w:author="建设" w:date="2024-04-18T16:19:19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混剪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152" w:author="建设" w:date="2024-04-18T16:19:43Z"/>
        </w:trPr>
        <w:tc>
          <w:tcPr>
            <w:tcW w:w="1014" w:type="dxa"/>
          </w:tcPr>
          <w:p>
            <w:pPr>
              <w:spacing w:line="560" w:lineRule="exact"/>
              <w:jc w:val="center"/>
              <w:rPr>
                <w:ins w:id="153" w:author="建设" w:date="2024-04-18T16:19:43Z"/>
                <w:rFonts w:hint="eastAsia" w:ascii="方正仿宋_GBK" w:hAnsi="方正仿宋_GBK" w:eastAsia="方正仿宋_GBK" w:cs="方正仿宋_GBK"/>
                <w:sz w:val="32"/>
                <w:szCs w:val="32"/>
                <w:lang w:val="en-US" w:eastAsia="zh-CN"/>
              </w:rPr>
            </w:pPr>
            <w:ins w:id="154" w:author="建设" w:date="2024-04-18T16:19:45Z">
              <w:r>
                <w:rPr>
                  <w:rFonts w:hint="eastAsia" w:ascii="方正仿宋_GBK" w:hAnsi="方正仿宋_GBK" w:eastAsia="方正仿宋_GBK" w:cs="方正仿宋_GBK"/>
                  <w:sz w:val="32"/>
                  <w:szCs w:val="32"/>
                  <w:lang w:val="en-US" w:eastAsia="zh-CN"/>
                </w:rPr>
                <w:t>8</w:t>
              </w:r>
            </w:ins>
          </w:p>
        </w:tc>
        <w:tc>
          <w:tcPr>
            <w:tcW w:w="4695" w:type="dxa"/>
          </w:tcPr>
          <w:p>
            <w:pPr>
              <w:spacing w:line="560" w:lineRule="exact"/>
              <w:jc w:val="left"/>
              <w:rPr>
                <w:ins w:id="155" w:author="建设" w:date="2024-04-18T16:19:43Z"/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ins w:id="156" w:author="建设" w:date="2024-04-18T16:19:5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青年</w:t>
              </w:r>
            </w:ins>
            <w:ins w:id="157" w:author="建设" w:date="2024-04-18T16:19:58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员工</w:t>
              </w:r>
            </w:ins>
            <w:ins w:id="158" w:author="建设" w:date="2024-04-18T16:20:0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或</w:t>
              </w:r>
            </w:ins>
            <w:ins w:id="159" w:author="建设" w:date="2024-04-18T16:20:08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红船</w:t>
              </w:r>
            </w:ins>
            <w:ins w:id="160" w:author="建设" w:date="2024-04-18T16:20:1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党员</w:t>
              </w:r>
            </w:ins>
            <w:ins w:id="161" w:author="建设" w:date="2024-04-18T16:20:1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服务</w:t>
              </w:r>
            </w:ins>
            <w:ins w:id="162" w:author="建设" w:date="2024-04-18T16:20:1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队</w:t>
              </w:r>
            </w:ins>
            <w:ins w:id="163" w:author="建设" w:date="2024-04-18T16:20:14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在</w:t>
              </w:r>
            </w:ins>
            <w:ins w:id="164" w:author="建设" w:date="2024-04-18T16:20:1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一线的</w:t>
              </w:r>
            </w:ins>
            <w:ins w:id="165" w:author="建设" w:date="2024-04-18T16:20:19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工作</w:t>
              </w:r>
            </w:ins>
            <w:ins w:id="166" w:author="建设" w:date="2024-04-18T16:20:2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场景</w:t>
              </w:r>
            </w:ins>
          </w:p>
        </w:tc>
        <w:tc>
          <w:tcPr>
            <w:tcW w:w="4485" w:type="dxa"/>
          </w:tcPr>
          <w:p>
            <w:pPr>
              <w:widowControl/>
              <w:spacing w:line="560" w:lineRule="exact"/>
              <w:jc w:val="left"/>
              <w:rPr>
                <w:ins w:id="168" w:author="建设" w:date="2024-04-18T16:19:43Z"/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pPrChange w:id="167" w:author="建设" w:date="2024-04-18T16:22:25Z">
                <w:pPr>
                  <w:spacing w:line="560" w:lineRule="exact"/>
                  <w:jc w:val="left"/>
                </w:pPr>
              </w:pPrChange>
            </w:pPr>
            <w:ins w:id="169" w:author="建设" w:date="2024-04-18T16:21:0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  <w:rPrChange w:id="170" w:author="建设" w:date="2024-04-18T16:21:13Z">
                    <w:rPr>
                      <w:rFonts w:hint="eastAsia" w:ascii="仿宋" w:hAnsi="仿宋" w:eastAsia="仿宋" w:cs="仿宋"/>
                      <w:sz w:val="28"/>
                      <w:szCs w:val="36"/>
                      <w:lang w:val="en-US" w:eastAsia="zh-CN"/>
                    </w:rPr>
                  </w:rPrChange>
                </w:rPr>
                <w:t>以</w:t>
              </w:r>
            </w:ins>
            <w:ins w:id="171" w:author="建设" w:date="2024-04-18T16:21:06Z">
              <w:r>
                <w:rPr>
                  <w:rFonts w:hint="eastAsia" w:ascii="方正仿宋_GBK" w:hAnsi="方正仿宋_GBK" w:eastAsia="方正仿宋_GBK" w:cs="方正仿宋_GBK"/>
                  <w:b w:val="0"/>
                  <w:bCs w:val="0"/>
                  <w:sz w:val="28"/>
                  <w:szCs w:val="28"/>
                  <w:lang w:val="en-US" w:eastAsia="zh-CN"/>
                  <w:rPrChange w:id="172" w:author="建设" w:date="2024-04-18T16:21:13Z">
                    <w:rPr>
                      <w:rFonts w:hint="eastAsia" w:ascii="仿宋" w:hAnsi="仿宋" w:eastAsia="仿宋" w:cs="仿宋"/>
                      <w:b/>
                      <w:bCs/>
                      <w:sz w:val="28"/>
                      <w:szCs w:val="36"/>
                      <w:lang w:val="en-US" w:eastAsia="zh-CN"/>
                    </w:rPr>
                  </w:rPrChange>
                </w:rPr>
                <w:t>“三先三实”深化推进“党建+基建</w:t>
              </w:r>
            </w:ins>
            <w:ins w:id="173" w:author="建设" w:date="2024-04-18T16:21:06Z">
              <w:r>
                <w:rPr>
                  <w:rFonts w:hint="eastAsia" w:ascii="方正仿宋_GBK" w:hAnsi="方正仿宋_GBK" w:eastAsia="方正仿宋_GBK" w:cs="方正仿宋_GBK"/>
                  <w:b w:val="0"/>
                  <w:bCs w:val="0"/>
                  <w:sz w:val="28"/>
                  <w:szCs w:val="28"/>
                  <w:lang w:val="en-US" w:eastAsia="zh-CN"/>
                  <w:rPrChange w:id="174" w:author="建设" w:date="2024-04-18T16:21:13Z">
                    <w:rPr>
                      <w:rFonts w:hint="default" w:ascii="仿宋" w:hAnsi="仿宋" w:eastAsia="仿宋" w:cs="仿宋"/>
                      <w:b/>
                      <w:bCs/>
                      <w:sz w:val="28"/>
                      <w:szCs w:val="36"/>
                      <w:lang w:val="en-US" w:eastAsia="zh-CN"/>
                    </w:rPr>
                  </w:rPrChange>
                </w:rPr>
                <w:t>”</w:t>
              </w:r>
            </w:ins>
            <w:ins w:id="175" w:author="建设" w:date="2024-04-18T16:21:06Z">
              <w:r>
                <w:rPr>
                  <w:rFonts w:hint="eastAsia" w:ascii="方正仿宋_GBK" w:hAnsi="方正仿宋_GBK" w:eastAsia="方正仿宋_GBK" w:cs="方正仿宋_GBK"/>
                  <w:b w:val="0"/>
                  <w:bCs w:val="0"/>
                  <w:sz w:val="28"/>
                  <w:szCs w:val="28"/>
                  <w:lang w:val="en-US" w:eastAsia="zh-CN"/>
                  <w:rPrChange w:id="176" w:author="建设" w:date="2024-04-18T16:21:13Z">
                    <w:rPr>
                      <w:rFonts w:hint="eastAsia" w:ascii="仿宋" w:hAnsi="仿宋" w:eastAsia="仿宋" w:cs="仿宋"/>
                      <w:b w:val="0"/>
                      <w:bCs w:val="0"/>
                      <w:sz w:val="28"/>
                      <w:szCs w:val="36"/>
                      <w:lang w:val="en-US" w:eastAsia="zh-CN"/>
                    </w:rPr>
                  </w:rPrChange>
                </w:rPr>
                <w:t>工程</w:t>
              </w:r>
            </w:ins>
            <w:ins w:id="177" w:author="建设" w:date="2024-04-18T16:21:0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  <w:rPrChange w:id="178" w:author="建设" w:date="2024-04-18T16:21:13Z">
                    <w:rPr>
                      <w:rFonts w:hint="eastAsia" w:ascii="仿宋" w:hAnsi="仿宋" w:eastAsia="仿宋" w:cs="仿宋"/>
                      <w:sz w:val="28"/>
                      <w:szCs w:val="36"/>
                      <w:lang w:val="en-US" w:eastAsia="zh-CN"/>
                    </w:rPr>
                  </w:rPrChange>
                </w:rPr>
                <w:t>，</w:t>
              </w:r>
            </w:ins>
            <w:ins w:id="179" w:author="建设" w:date="2024-04-18T16:22:04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充分</w:t>
              </w:r>
            </w:ins>
            <w:ins w:id="180" w:author="建设" w:date="2024-04-18T16:21:06Z">
              <w:r>
                <w:rPr>
                  <w:rFonts w:hint="eastAsia" w:ascii="方正仿宋_GBK" w:hAnsi="方正仿宋_GBK" w:eastAsia="方正仿宋_GBK" w:cs="方正仿宋_GBK"/>
                  <w:b w:val="0"/>
                  <w:bCs w:val="0"/>
                  <w:sz w:val="28"/>
                  <w:szCs w:val="28"/>
                  <w:highlight w:val="none"/>
                  <w:lang w:val="en-US" w:eastAsia="zh-CN"/>
                  <w:rPrChange w:id="181" w:author="建设" w:date="2024-04-18T16:21:16Z">
                    <w:rPr>
                      <w:rFonts w:hint="eastAsia" w:ascii="仿宋" w:hAnsi="仿宋" w:eastAsia="仿宋" w:cs="仿宋"/>
                      <w:b/>
                      <w:bCs/>
                      <w:sz w:val="28"/>
                      <w:szCs w:val="36"/>
                      <w:highlight w:val="yellow"/>
                      <w:lang w:val="en-US" w:eastAsia="zh-CN"/>
                    </w:rPr>
                  </w:rPrChange>
                </w:rPr>
                <w:t>发挥</w:t>
              </w:r>
            </w:ins>
            <w:ins w:id="182" w:author="建设" w:date="2024-04-18T16:22:19Z">
              <w:r>
                <w:rPr>
                  <w:rFonts w:hint="eastAsia" w:ascii="方正仿宋_GBK" w:hAnsi="方正仿宋_GBK" w:eastAsia="方正仿宋_GBK" w:cs="方正仿宋_GBK"/>
                  <w:b w:val="0"/>
                  <w:bCs w:val="0"/>
                  <w:sz w:val="28"/>
                  <w:szCs w:val="28"/>
                  <w:lang w:val="en-US" w:eastAsia="zh-CN"/>
                </w:rPr>
                <w:t>党组织</w:t>
              </w:r>
            </w:ins>
            <w:ins w:id="183" w:author="建设" w:date="2024-04-18T16:22:20Z">
              <w:r>
                <w:rPr>
                  <w:rFonts w:hint="eastAsia" w:ascii="方正仿宋_GBK" w:hAnsi="方正仿宋_GBK" w:eastAsia="方正仿宋_GBK" w:cs="方正仿宋_GBK"/>
                  <w:b w:val="0"/>
                  <w:bCs w:val="0"/>
                  <w:sz w:val="28"/>
                  <w:szCs w:val="28"/>
                  <w:lang w:val="en-US" w:eastAsia="zh-CN"/>
                </w:rPr>
                <w:t>的</w:t>
              </w:r>
            </w:ins>
            <w:ins w:id="184" w:author="建设" w:date="2024-04-18T16:21:06Z">
              <w:r>
                <w:rPr>
                  <w:rFonts w:hint="eastAsia" w:ascii="方正仿宋_GBK" w:hAnsi="方正仿宋_GBK" w:eastAsia="方正仿宋_GBK" w:cs="方正仿宋_GBK"/>
                  <w:b w:val="0"/>
                  <w:bCs w:val="0"/>
                  <w:sz w:val="28"/>
                  <w:szCs w:val="28"/>
                  <w:highlight w:val="none"/>
                  <w:lang w:val="en-US" w:eastAsia="zh-CN"/>
                  <w:rPrChange w:id="185" w:author="建设" w:date="2024-04-18T16:21:16Z">
                    <w:rPr>
                      <w:rFonts w:hint="eastAsia" w:ascii="仿宋" w:hAnsi="仿宋" w:eastAsia="仿宋" w:cs="仿宋"/>
                      <w:b/>
                      <w:bCs/>
                      <w:sz w:val="28"/>
                      <w:szCs w:val="36"/>
                      <w:highlight w:val="yellow"/>
                      <w:lang w:val="en-US" w:eastAsia="zh-CN"/>
                    </w:rPr>
                  </w:rPrChange>
                </w:rPr>
                <w:t>战斗堡垒作用</w:t>
              </w:r>
            </w:ins>
          </w:p>
        </w:tc>
        <w:tc>
          <w:tcPr>
            <w:tcW w:w="3390" w:type="dxa"/>
          </w:tcPr>
          <w:p>
            <w:pPr>
              <w:spacing w:line="560" w:lineRule="exact"/>
              <w:jc w:val="left"/>
              <w:rPr>
                <w:ins w:id="186" w:author="建设" w:date="2024-04-18T16:19:43Z"/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ins w:id="187" w:author="建设" w:date="2024-04-18T16:22:36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最</w:t>
              </w:r>
            </w:ins>
            <w:ins w:id="188" w:author="建设" w:date="2024-04-18T16:22:39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好</w:t>
              </w:r>
            </w:ins>
            <w:ins w:id="189" w:author="建设" w:date="2024-04-18T16:22:4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是有</w:t>
              </w:r>
            </w:ins>
            <w:ins w:id="190" w:author="建设" w:date="2024-04-18T16:22:47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红</w:t>
              </w:r>
            </w:ins>
            <w:ins w:id="191" w:author="建设" w:date="2024-04-18T16:22:48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马甲的</w:t>
              </w:r>
            </w:ins>
            <w:ins w:id="192" w:author="建设" w:date="2024-04-18T16:22:5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工作</w:t>
              </w:r>
            </w:ins>
            <w:ins w:id="193" w:author="建设" w:date="2024-04-18T16:22:5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场景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94" w:author="建设" w:date="2024-04-18T16:07:1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1014" w:type="dxa"/>
            <w:tcPrChange w:id="195" w:author="建设" w:date="2024-04-18T16:07:14Z">
              <w:tcPr>
                <w:tcW w:w="1014" w:type="dxa"/>
              </w:tcPr>
            </w:tcPrChange>
          </w:tcPr>
          <w:p>
            <w:pPr>
              <w:spacing w:line="560" w:lineRule="exact"/>
              <w:jc w:val="center"/>
              <w:rPr>
                <w:rFonts w:hint="eastAsia" w:ascii="方正仿宋_GBK" w:hAnsi="方正仿宋_GBK" w:eastAsia="方正仿宋_GBK" w:cs="方正仿宋_GBK"/>
                <w:sz w:val="32"/>
                <w:szCs w:val="32"/>
                <w:lang w:eastAsia="zh-CN"/>
              </w:rPr>
            </w:pPr>
            <w:del w:id="196" w:author="建设" w:date="2024-04-18T16:19:47Z">
              <w:r>
                <w:rPr>
                  <w:rFonts w:hint="default" w:ascii="方正仿宋_GBK" w:hAnsi="方正仿宋_GBK" w:eastAsia="方正仿宋_GBK" w:cs="方正仿宋_GBK"/>
                  <w:sz w:val="32"/>
                  <w:szCs w:val="32"/>
                  <w:lang w:val="en-US"/>
                </w:rPr>
                <w:delText>8</w:delText>
              </w:r>
            </w:del>
            <w:ins w:id="197" w:author="建设" w:date="2024-04-18T16:19:47Z">
              <w:r>
                <w:rPr>
                  <w:rFonts w:hint="eastAsia" w:ascii="方正仿宋_GBK" w:hAnsi="方正仿宋_GBK" w:eastAsia="方正仿宋_GBK" w:cs="方正仿宋_GBK"/>
                  <w:sz w:val="32"/>
                  <w:szCs w:val="32"/>
                  <w:lang w:val="en-US" w:eastAsia="zh-CN"/>
                </w:rPr>
                <w:t>9</w:t>
              </w:r>
            </w:ins>
          </w:p>
        </w:tc>
        <w:tc>
          <w:tcPr>
            <w:tcW w:w="4695" w:type="dxa"/>
            <w:tcPrChange w:id="198" w:author="建设" w:date="2024-04-18T16:07:14Z">
              <w:tcPr>
                <w:tcW w:w="3343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工程全景镜头混剪</w:t>
            </w:r>
          </w:p>
        </w:tc>
        <w:tc>
          <w:tcPr>
            <w:tcW w:w="4485" w:type="dxa"/>
            <w:tcPrChange w:id="199" w:author="建设" w:date="2024-04-18T16:07:14Z">
              <w:tcPr>
                <w:tcW w:w="1993" w:type="dxa"/>
                <w:gridSpan w:val="2"/>
              </w:tcPr>
            </w:tcPrChange>
          </w:tcPr>
          <w:p>
            <w:pPr>
              <w:spacing w:line="560" w:lineRule="exact"/>
              <w:jc w:val="left"/>
              <w:rPr>
                <w:ins w:id="200" w:author="建设" w:date="2024-04-18T16:05:43Z"/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ins w:id="201" w:author="建设" w:date="2024-04-18T16:05:0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202</w:t>
              </w:r>
            </w:ins>
            <w:ins w:id="202" w:author="建设" w:date="2024-04-18T16:05:3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4</w:t>
              </w:r>
            </w:ins>
            <w:ins w:id="203" w:author="建设" w:date="2024-04-18T16:05:0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年</w:t>
              </w:r>
            </w:ins>
            <w:ins w:id="204" w:author="建设" w:date="2024-04-18T16:05:3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5</w:t>
              </w:r>
            </w:ins>
            <w:ins w:id="205" w:author="建设" w:date="2024-04-18T16:05:0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</w:rPr>
                <w:t>月</w:t>
              </w:r>
            </w:ins>
            <w:ins w:id="206" w:author="建设" w:date="2024-04-18T16:05:37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X</w:t>
              </w:r>
            </w:ins>
            <w:ins w:id="207" w:author="建设" w:date="2024-04-18T16:05:0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</w:rPr>
                <w:t>日</w:t>
              </w:r>
            </w:ins>
            <w:ins w:id="208" w:author="建设" w:date="2024-04-18T16:05:1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</w:rPr>
                <w:t>建德500千伏</w:t>
              </w:r>
            </w:ins>
            <w:ins w:id="209" w:author="建设" w:date="2024-04-18T16:05:2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输变电</w:t>
              </w:r>
            </w:ins>
            <w:ins w:id="210" w:author="建设" w:date="2024-04-18T16:05:2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工程</w:t>
              </w:r>
            </w:ins>
            <w:ins w:id="211" w:author="建设" w:date="2024-04-18T16:06:43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全面</w:t>
              </w:r>
            </w:ins>
            <w:ins w:id="212" w:author="建设" w:date="2024-04-18T16:06:45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投产</w:t>
              </w:r>
            </w:ins>
          </w:p>
          <w:p>
            <w:pPr>
              <w:spacing w:line="560" w:lineRule="exact"/>
              <w:jc w:val="left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建德工程投产意义</w:t>
            </w:r>
            <w:ins w:id="213" w:author="建设" w:date="2024-04-18T16:05:48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eastAsia="zh-CN"/>
                </w:rPr>
                <w:t>：</w:t>
              </w:r>
            </w:ins>
            <w:ins w:id="214" w:author="建设" w:date="2024-04-18T16:05:50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.</w:t>
              </w:r>
            </w:ins>
            <w:ins w:id="215" w:author="建设" w:date="2024-04-18T16:05:51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....</w:t>
              </w:r>
            </w:ins>
            <w:ins w:id="216" w:author="建设" w:date="2024-04-18T16:05:52Z">
              <w:r>
                <w:rPr>
                  <w:rFonts w:hint="eastAsia" w:ascii="方正仿宋_GBK" w:hAnsi="方正仿宋_GBK" w:eastAsia="方正仿宋_GBK" w:cs="方正仿宋_GBK"/>
                  <w:sz w:val="28"/>
                  <w:szCs w:val="28"/>
                  <w:lang w:val="en-US" w:eastAsia="zh-CN"/>
                </w:rPr>
                <w:t>.</w:t>
              </w:r>
            </w:ins>
          </w:p>
        </w:tc>
        <w:tc>
          <w:tcPr>
            <w:tcW w:w="3390" w:type="dxa"/>
            <w:tcPrChange w:id="217" w:author="建设" w:date="2024-04-18T16:07:14Z">
              <w:tcPr>
                <w:tcW w:w="2172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18" w:author="建设" w:date="2024-04-18T16:07:14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1014" w:type="dxa"/>
            <w:tcPrChange w:id="219" w:author="建设" w:date="2024-04-18T16:07:14Z">
              <w:tcPr>
                <w:tcW w:w="1014" w:type="dxa"/>
              </w:tcPr>
            </w:tcPrChange>
          </w:tcPr>
          <w:p>
            <w:pPr>
              <w:spacing w:line="560" w:lineRule="exact"/>
              <w:jc w:val="center"/>
              <w:rPr>
                <w:rFonts w:hint="default" w:ascii="方正仿宋_GBK" w:hAnsi="方正仿宋_GBK" w:eastAsia="方正仿宋_GBK" w:cs="方正仿宋_GBK"/>
                <w:sz w:val="32"/>
                <w:szCs w:val="32"/>
                <w:lang w:val="en-US" w:eastAsia="zh-CN"/>
              </w:rPr>
            </w:pPr>
            <w:del w:id="220" w:author="建设" w:date="2024-04-18T16:19:49Z">
              <w:r>
                <w:rPr>
                  <w:rFonts w:hint="default" w:ascii="方正仿宋_GBK" w:hAnsi="方正仿宋_GBK" w:eastAsia="方正仿宋_GBK" w:cs="方正仿宋_GBK"/>
                  <w:sz w:val="32"/>
                  <w:szCs w:val="32"/>
                  <w:lang w:val="en-US"/>
                </w:rPr>
                <w:delText>9</w:delText>
              </w:r>
            </w:del>
            <w:ins w:id="221" w:author="建设" w:date="2024-04-18T16:19:49Z">
              <w:r>
                <w:rPr>
                  <w:rFonts w:hint="eastAsia" w:ascii="方正仿宋_GBK" w:hAnsi="方正仿宋_GBK" w:eastAsia="方正仿宋_GBK" w:cs="方正仿宋_GBK"/>
                  <w:sz w:val="32"/>
                  <w:szCs w:val="32"/>
                  <w:lang w:val="en-US" w:eastAsia="zh-CN"/>
                </w:rPr>
                <w:t>10</w:t>
              </w:r>
            </w:ins>
          </w:p>
        </w:tc>
        <w:tc>
          <w:tcPr>
            <w:tcW w:w="4695" w:type="dxa"/>
            <w:tcPrChange w:id="222" w:author="建设" w:date="2024-04-18T16:07:14Z">
              <w:tcPr>
                <w:tcW w:w="3343" w:type="dxa"/>
              </w:tcPr>
            </w:tcPrChange>
          </w:tcPr>
          <w:p>
            <w:pPr>
              <w:spacing w:line="56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片尾</w:t>
            </w:r>
          </w:p>
        </w:tc>
        <w:tc>
          <w:tcPr>
            <w:tcW w:w="4485" w:type="dxa"/>
            <w:tcPrChange w:id="223" w:author="建设" w:date="2024-04-18T16:07:14Z">
              <w:tcPr>
                <w:tcW w:w="1993" w:type="dxa"/>
                <w:gridSpan w:val="2"/>
              </w:tcPr>
            </w:tcPrChange>
          </w:tcPr>
          <w:p>
            <w:pPr>
              <w:spacing w:line="56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</w:rPr>
              <w:t>谨以此片感谢全体参与工程建设人员</w:t>
            </w:r>
          </w:p>
        </w:tc>
        <w:tc>
          <w:tcPr>
            <w:tcW w:w="3390" w:type="dxa"/>
            <w:tcPrChange w:id="224" w:author="建设" w:date="2024-04-18T16:07:14Z">
              <w:tcPr>
                <w:tcW w:w="2172" w:type="dxa"/>
              </w:tcPr>
            </w:tcPrChange>
          </w:tcPr>
          <w:p>
            <w:pPr>
              <w:spacing w:line="560" w:lineRule="exact"/>
              <w:jc w:val="left"/>
              <w:rPr>
                <w:rFonts w:ascii="方正仿宋_GBK" w:hAnsi="方正仿宋_GBK" w:eastAsia="方正仿宋_GBK" w:cs="方正仿宋_GBK"/>
                <w:sz w:val="28"/>
                <w:szCs w:val="28"/>
              </w:rPr>
            </w:pPr>
          </w:p>
        </w:tc>
      </w:tr>
    </w:tbl>
    <w:p>
      <w:pPr>
        <w:ind w:firstLine="420"/>
        <w:jc w:val="left"/>
        <w:rPr>
          <w:rFonts w:ascii="方正仿宋_GBK" w:hAnsi="方正仿宋_GBK" w:eastAsia="方正仿宋_GBK" w:cs="方正仿宋_GBK"/>
          <w:sz w:val="32"/>
          <w:szCs w:val="32"/>
        </w:rPr>
      </w:pPr>
    </w:p>
    <w:p>
      <w:pPr>
        <w:ind w:firstLine="420"/>
        <w:jc w:val="lef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视频主题以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暖心情怀向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为主，主要素材为视觉效果较为激昂的镜头画面（无人机空镜、工人辛勤施工画面等）和采访的画面进行混剪。</w:t>
      </w:r>
    </w:p>
    <w:p>
      <w:pPr>
        <w:ind w:firstLine="420"/>
        <w:jc w:val="lef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转场添加音效，增强视频整体动感，背景音乐使用宏伟、感动的风格，背景音加入少量现场的同期声和环境音。</w:t>
      </w:r>
    </w:p>
    <w:p>
      <w:pPr>
        <w:ind w:firstLine="420"/>
        <w:jc w:val="lef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主要所需的镜头：</w:t>
      </w:r>
    </w:p>
    <w:p>
      <w:pPr>
        <w:ind w:firstLine="420"/>
        <w:jc w:val="lef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1.晴天的无人机全景（现有的大全景为阴天、光线条件不好）</w:t>
      </w:r>
    </w:p>
    <w:p>
      <w:pPr>
        <w:ind w:firstLine="420"/>
        <w:jc w:val="lef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2.穿越机快速飞行的镜头（类似穿越铁塔）</w:t>
      </w:r>
    </w:p>
    <w:p>
      <w:pPr>
        <w:jc w:val="lef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3.采访工人等的镜头（主题类似你最想对工程说的一句话），录音效果尽量清晰</w:t>
      </w:r>
    </w:p>
    <w:p>
      <w:pPr>
        <w:jc w:val="lef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4.较为壮观的现场施工画面</w:t>
      </w:r>
    </w:p>
    <w:p>
      <w:pPr>
        <w:jc w:val="lef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5.延时镜头（施工画面、时间从白天到黑夜等）</w:t>
      </w:r>
    </w:p>
    <w:p>
      <w:pPr>
        <w:jc w:val="left"/>
        <w:rPr>
          <w:ins w:id="225" w:author="建设" w:date="2024-04-19T10:13:49Z"/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ins w:id="226" w:author="建设" w:date="2024-04-19T10:13:53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建德</w:t>
        </w:r>
      </w:ins>
      <w:ins w:id="227" w:author="建设" w:date="2024-04-19T10:13:55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可用</w:t>
        </w:r>
      </w:ins>
      <w:ins w:id="228" w:author="建设" w:date="2024-04-19T10:13:57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相关</w:t>
        </w:r>
      </w:ins>
      <w:ins w:id="229" w:author="建设" w:date="2024-04-19T10:13:58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素材</w:t>
        </w:r>
      </w:ins>
      <w:ins w:id="230" w:author="建设" w:date="2024-04-19T10:13:59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：</w:t>
        </w:r>
      </w:ins>
    </w:p>
    <w:p>
      <w:pPr>
        <w:jc w:val="left"/>
        <w:rPr>
          <w:ins w:id="231" w:author="建设" w:date="2024-04-19T10:10:37Z"/>
          <w:rFonts w:hint="eastAsia" w:ascii="方正仿宋_GBK" w:hAnsi="方正仿宋_GBK" w:eastAsia="方正仿宋_GBK" w:cs="方正仿宋_GBK"/>
          <w:sz w:val="32"/>
          <w:szCs w:val="32"/>
        </w:rPr>
      </w:pPr>
      <w:ins w:id="232" w:author="建设" w:date="2024-04-19T10:10:35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2022</w:t>
        </w:r>
      </w:ins>
    </w:p>
    <w:p>
      <w:pPr>
        <w:jc w:val="left"/>
        <w:rPr>
          <w:rFonts w:hint="eastAsia" w:ascii="方正仿宋_GBK" w:hAnsi="方正仿宋_GBK" w:eastAsia="方正仿宋_GBK" w:cs="方正仿宋_GBK"/>
          <w:sz w:val="32"/>
          <w:szCs w:val="32"/>
        </w:rPr>
      </w:pPr>
      <w:ins w:id="233" w:author="建设" w:date="2024-04-19T10:10:47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4.29</w:t>
        </w:r>
      </w:ins>
      <w:ins w:id="234" w:author="建设" w:date="2024-04-19T10:10:48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 xml:space="preserve"> </w:t>
        </w:r>
      </w:ins>
      <w:ins w:id="235" w:author="建设" w:date="2024-04-19T10:10:43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建德500千伏输变电工程正式开工（渲染图）</w:t>
        </w:r>
      </w:ins>
    </w:p>
    <w:p>
      <w:pPr>
        <w:jc w:val="left"/>
        <w:rPr>
          <w:rFonts w:ascii="方正仿宋_GBK" w:hAnsi="方正仿宋_GBK" w:eastAsia="方正仿宋_GBK" w:cs="方正仿宋_GBK"/>
          <w:sz w:val="32"/>
          <w:szCs w:val="32"/>
        </w:rPr>
      </w:pPr>
      <w:ins w:id="236" w:author="建设" w:date="2024-04-19T10:10:58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8.18</w:t>
        </w:r>
      </w:ins>
      <w:ins w:id="237" w:author="建设" w:date="2024-04-19T10:10:54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建德输变电工程进入铁塔组立阶段</w:t>
        </w:r>
      </w:ins>
    </w:p>
    <w:p>
      <w:pPr>
        <w:jc w:val="left"/>
        <w:rPr>
          <w:ins w:id="238" w:author="建设" w:date="2024-04-19T10:11:04Z"/>
          <w:rFonts w:hint="eastAsia" w:ascii="方正仿宋_GBK" w:hAnsi="方正仿宋_GBK" w:eastAsia="方正仿宋_GBK" w:cs="方正仿宋_GBK"/>
          <w:sz w:val="32"/>
          <w:szCs w:val="32"/>
        </w:rPr>
      </w:pPr>
      <w:ins w:id="239" w:author="建设" w:date="2024-04-19T10:11:02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2023</w:t>
        </w:r>
      </w:ins>
    </w:p>
    <w:p>
      <w:pPr>
        <w:jc w:val="left"/>
        <w:rPr>
          <w:rFonts w:hint="eastAsia" w:ascii="方正仿宋_GBK" w:hAnsi="方正仿宋_GBK" w:eastAsia="方正仿宋_GBK" w:cs="方正仿宋_GBK"/>
          <w:b/>
          <w:bCs/>
          <w:sz w:val="32"/>
          <w:szCs w:val="32"/>
          <w:rPrChange w:id="240" w:author="建设" w:date="2024-04-19T10:11:09Z">
            <w:rPr>
              <w:rFonts w:hint="eastAsia" w:ascii="方正仿宋_GBK" w:hAnsi="方正仿宋_GBK" w:eastAsia="方正仿宋_GBK" w:cs="方正仿宋_GBK"/>
              <w:sz w:val="32"/>
              <w:szCs w:val="32"/>
            </w:rPr>
          </w:rPrChange>
        </w:rPr>
      </w:pPr>
      <w:ins w:id="241" w:author="建设" w:date="2024-04-19T10:11:17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3.17</w:t>
        </w:r>
      </w:ins>
      <w:ins w:id="242" w:author="建设" w:date="2024-04-19T10:11:09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建德500千伏穿越高铁</w:t>
        </w:r>
      </w:ins>
    </w:p>
    <w:p>
      <w:pPr>
        <w:jc w:val="left"/>
        <w:rPr>
          <w:ins w:id="243" w:author="建设" w:date="2024-04-19T10:30:36Z"/>
          <w:rFonts w:hint="eastAsia" w:ascii="方正仿宋_GBK" w:hAnsi="方正仿宋_GBK" w:eastAsia="方正仿宋_GBK" w:cs="方正仿宋_GBK"/>
          <w:sz w:val="32"/>
          <w:szCs w:val="32"/>
        </w:rPr>
      </w:pPr>
      <w:ins w:id="244" w:author="建设" w:date="2024-04-19T10:11:27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3.22</w:t>
        </w:r>
      </w:ins>
      <w:ins w:id="245" w:author="建设" w:date="2024-04-19T10:11:23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建德跨越高铁素材</w:t>
        </w:r>
      </w:ins>
    </w:p>
    <w:p>
      <w:pPr>
        <w:jc w:val="left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ins w:id="246" w:author="建设" w:date="2024-04-19T10:30:45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工程</w:t>
        </w:r>
      </w:ins>
      <w:ins w:id="247" w:author="建设" w:date="2024-04-19T10:30:48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机械</w:t>
        </w:r>
      </w:ins>
      <w:ins w:id="248" w:author="建设" w:date="2024-04-19T10:30:50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化</w:t>
        </w:r>
      </w:ins>
      <w:ins w:id="249" w:author="建设" w:date="2024-04-19T10:30:51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施工</w:t>
        </w:r>
      </w:ins>
      <w:ins w:id="250" w:author="建设" w:date="2024-04-19T10:30:58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（</w:t>
        </w:r>
      </w:ins>
      <w:ins w:id="251" w:author="建设" w:date="2024-04-19T10:30:59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建德</w:t>
        </w:r>
      </w:ins>
      <w:ins w:id="252" w:author="建设" w:date="2024-04-19T10:31:00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）</w:t>
        </w:r>
      </w:ins>
    </w:p>
    <w:p>
      <w:pPr>
        <w:jc w:val="left"/>
        <w:rPr>
          <w:ins w:id="253" w:author="建设" w:date="2024-04-19T10:11:37Z"/>
          <w:rFonts w:hint="eastAsia" w:ascii="方正仿宋_GBK" w:hAnsi="方正仿宋_GBK" w:eastAsia="方正仿宋_GBK" w:cs="方正仿宋_GBK"/>
          <w:sz w:val="32"/>
          <w:szCs w:val="32"/>
        </w:rPr>
      </w:pPr>
      <w:ins w:id="254" w:author="建设" w:date="2024-04-19T10:11:35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6.15</w:t>
        </w:r>
      </w:ins>
      <w:ins w:id="255" w:author="建设" w:date="2024-04-19T10:11:31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建德500千伏开展安全生产日活动（图片）</w:t>
        </w:r>
      </w:ins>
    </w:p>
    <w:p>
      <w:pPr>
        <w:jc w:val="left"/>
        <w:rPr>
          <w:ins w:id="256" w:author="建设" w:date="2024-04-19T10:11:47Z"/>
          <w:rFonts w:hint="eastAsia" w:ascii="方正仿宋_GBK" w:hAnsi="方正仿宋_GBK" w:eastAsia="方正仿宋_GBK" w:cs="方正仿宋_GBK"/>
          <w:sz w:val="32"/>
          <w:szCs w:val="32"/>
        </w:rPr>
      </w:pPr>
      <w:ins w:id="257" w:author="建设" w:date="2024-04-19T10:11:46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7.27</w:t>
        </w:r>
      </w:ins>
      <w:ins w:id="258" w:author="建设" w:date="2024-04-19T10:11:42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党建+基建现场交流会（航拍图片）</w:t>
        </w:r>
      </w:ins>
    </w:p>
    <w:p>
      <w:pPr>
        <w:jc w:val="left"/>
        <w:rPr>
          <w:ins w:id="259" w:author="建设" w:date="2024-04-19T10:12:01Z"/>
          <w:rFonts w:hint="eastAsia" w:ascii="方正仿宋_GBK" w:hAnsi="方正仿宋_GBK" w:eastAsia="方正仿宋_GBK" w:cs="方正仿宋_GBK"/>
          <w:sz w:val="32"/>
          <w:szCs w:val="32"/>
        </w:rPr>
      </w:pPr>
      <w:ins w:id="260" w:author="建设" w:date="2024-04-19T10:11:56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8.09</w:t>
        </w:r>
      </w:ins>
      <w:ins w:id="261" w:author="建设" w:date="2024-04-19T10:11:51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建德工程</w:t>
        </w:r>
      </w:ins>
      <w:ins w:id="262" w:author="建设" w:date="2024-04-19T10:41:42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跨越</w:t>
        </w:r>
      </w:ins>
      <w:ins w:id="263" w:author="建设" w:date="2024-04-19T10:11:51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兰江线路</w:t>
        </w:r>
      </w:ins>
    </w:p>
    <w:p>
      <w:pPr>
        <w:jc w:val="left"/>
        <w:rPr>
          <w:ins w:id="264" w:author="建设" w:date="2024-04-19T10:12:23Z"/>
          <w:rFonts w:hint="eastAsia" w:ascii="方正仿宋_GBK" w:hAnsi="方正仿宋_GBK" w:eastAsia="方正仿宋_GBK" w:cs="方正仿宋_GBK"/>
          <w:sz w:val="32"/>
          <w:szCs w:val="32"/>
        </w:rPr>
      </w:pPr>
      <w:ins w:id="265" w:author="建设" w:date="2024-04-19T10:12:08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8.20</w:t>
        </w:r>
      </w:ins>
      <w:ins w:id="266" w:author="建设" w:date="2024-04-19T10:12:01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建德工程Vlog</w:t>
        </w:r>
      </w:ins>
    </w:p>
    <w:p>
      <w:pPr>
        <w:jc w:val="left"/>
        <w:rPr>
          <w:ins w:id="267" w:author="建设" w:date="2024-04-19T10:12:28Z"/>
          <w:rFonts w:hint="eastAsia" w:ascii="方正仿宋_GBK" w:hAnsi="方正仿宋_GBK" w:eastAsia="方正仿宋_GBK" w:cs="方正仿宋_GBK"/>
          <w:sz w:val="32"/>
          <w:szCs w:val="32"/>
        </w:rPr>
      </w:pPr>
      <w:ins w:id="268" w:author="建设" w:date="2024-04-19T10:12:27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8.25</w:t>
        </w:r>
      </w:ins>
      <w:ins w:id="269" w:author="建设" w:date="2024-04-19T10:12:23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建德跨越新安江</w:t>
        </w:r>
      </w:ins>
    </w:p>
    <w:p>
      <w:pPr>
        <w:jc w:val="left"/>
        <w:rPr>
          <w:ins w:id="270" w:author="建设" w:date="2024-04-19T10:36:12Z"/>
          <w:rFonts w:hint="eastAsia" w:ascii="方正仿宋_GBK" w:hAnsi="方正仿宋_GBK" w:eastAsia="方正仿宋_GBK" w:cs="方正仿宋_GBK"/>
          <w:sz w:val="32"/>
          <w:szCs w:val="32"/>
        </w:rPr>
      </w:pPr>
      <w:ins w:id="271" w:author="建设" w:date="2024-04-19T10:12:36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8.27</w:t>
        </w:r>
      </w:ins>
      <w:ins w:id="272" w:author="建设" w:date="2024-04-19T10:12:33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建德500千伏输变电工程进度加速推进</w:t>
        </w:r>
      </w:ins>
    </w:p>
    <w:p>
      <w:pPr>
        <w:jc w:val="left"/>
        <w:rPr>
          <w:ins w:id="273" w:author="建设" w:date="2024-04-19T10:12:38Z"/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ins w:id="274" w:author="建设" w:date="2024-04-19T10:36:13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8</w:t>
        </w:r>
      </w:ins>
      <w:ins w:id="275" w:author="建设" w:date="2024-04-19T10:36:14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.31</w:t>
        </w:r>
      </w:ins>
      <w:ins w:id="276" w:author="建设" w:date="2024-04-19T10:36:16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建</w:t>
        </w:r>
      </w:ins>
      <w:ins w:id="277" w:author="建设" w:date="2024-04-19T10:36:21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德</w:t>
        </w:r>
      </w:ins>
      <w:ins w:id="278" w:author="建设" w:date="2024-04-19T10:36:22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建设</w:t>
        </w:r>
      </w:ins>
      <w:ins w:id="279" w:author="建设" w:date="2024-04-19T10:36:24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中</w:t>
        </w:r>
      </w:ins>
      <w:ins w:id="280" w:author="建设" w:date="2024-04-19T10:36:26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补拍</w:t>
        </w:r>
      </w:ins>
    </w:p>
    <w:p>
      <w:pPr>
        <w:jc w:val="left"/>
        <w:rPr>
          <w:ins w:id="281" w:author="建设" w:date="2024-04-19T10:12:47Z"/>
          <w:rFonts w:hint="eastAsia" w:ascii="方正仿宋_GBK" w:hAnsi="方正仿宋_GBK" w:eastAsia="方正仿宋_GBK" w:cs="方正仿宋_GBK"/>
          <w:sz w:val="32"/>
          <w:szCs w:val="32"/>
        </w:rPr>
      </w:pPr>
      <w:ins w:id="282" w:author="建设" w:date="2024-04-19T10:12:46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9.23</w:t>
        </w:r>
      </w:ins>
      <w:ins w:id="283" w:author="建设" w:date="2024-04-19T10:12:41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建德标杆工地</w:t>
        </w:r>
      </w:ins>
    </w:p>
    <w:p>
      <w:pPr>
        <w:jc w:val="left"/>
        <w:rPr>
          <w:ins w:id="284" w:author="建设" w:date="2024-04-19T10:13:30Z"/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ins w:id="285" w:author="建设" w:date="2024-04-19T10:12:57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11.13</w:t>
        </w:r>
      </w:ins>
      <w:ins w:id="286" w:author="建设" w:date="2024-04-19T10:12:52Z">
        <w:r>
          <w:rPr>
            <w:rFonts w:hint="eastAsia" w:ascii="方正仿宋_GBK" w:hAnsi="方正仿宋_GBK" w:eastAsia="方正仿宋_GBK" w:cs="方正仿宋_GBK"/>
            <w:sz w:val="32"/>
            <w:szCs w:val="32"/>
          </w:rPr>
          <w:t>建德GIS无尘化安装</w:t>
        </w:r>
      </w:ins>
      <w:ins w:id="287" w:author="建设" w:date="2024-04-19T10:13:00Z">
        <w:r>
          <w:rPr>
            <w:rFonts w:hint="eastAsia" w:ascii="方正仿宋_GBK" w:hAnsi="方正仿宋_GBK" w:eastAsia="方正仿宋_GBK" w:cs="方正仿宋_GBK"/>
            <w:sz w:val="32"/>
            <w:szCs w:val="32"/>
            <w:lang w:eastAsia="zh-CN"/>
          </w:rPr>
          <w:t>（</w:t>
        </w:r>
      </w:ins>
      <w:ins w:id="288" w:author="建设" w:date="2024-04-19T10:13:01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有</w:t>
        </w:r>
      </w:ins>
      <w:ins w:id="289" w:author="建设" w:date="2024-04-19T10:13:03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部分</w:t>
        </w:r>
      </w:ins>
      <w:ins w:id="290" w:author="建设" w:date="2024-04-19T10:13:05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不能</w:t>
        </w:r>
      </w:ins>
      <w:ins w:id="291" w:author="建设" w:date="2024-04-19T10:13:07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用</w:t>
        </w:r>
      </w:ins>
      <w:ins w:id="292" w:author="建设" w:date="2024-04-19T10:13:08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，</w:t>
        </w:r>
      </w:ins>
      <w:ins w:id="293" w:author="建设" w:date="2024-04-19T10:13:09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用的</w:t>
        </w:r>
      </w:ins>
      <w:ins w:id="294" w:author="建设" w:date="2024-04-19T10:13:11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时候</w:t>
        </w:r>
      </w:ins>
      <w:ins w:id="295" w:author="建设" w:date="2024-04-19T10:13:28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相互</w:t>
        </w:r>
      </w:ins>
      <w:ins w:id="296" w:author="建设" w:date="2024-04-19T10:13:20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提醒</w:t>
        </w:r>
      </w:ins>
      <w:ins w:id="297" w:author="建设" w:date="2024-04-19T10:13:22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一下</w:t>
        </w:r>
      </w:ins>
      <w:ins w:id="298" w:author="建设" w:date="2024-04-19T10:13:23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）</w:t>
        </w:r>
      </w:ins>
    </w:p>
    <w:p>
      <w:pPr>
        <w:jc w:val="left"/>
        <w:rPr>
          <w:ins w:id="299" w:author="建设" w:date="2024-04-19T10:13:36Z"/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ins w:id="300" w:author="建设" w:date="2024-04-19T10:13:34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2</w:t>
        </w:r>
      </w:ins>
      <w:ins w:id="301" w:author="建设" w:date="2024-04-19T10:13:35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024</w:t>
        </w:r>
      </w:ins>
    </w:p>
    <w:p>
      <w:pPr>
        <w:jc w:val="left"/>
        <w:rPr>
          <w:ins w:id="302" w:author="建设" w:date="2024-04-19T10:19:22Z"/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ins w:id="303" w:author="建设" w:date="2024-04-19T10:19:23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3</w:t>
        </w:r>
      </w:ins>
      <w:ins w:id="304" w:author="建设" w:date="2024-04-19T10:19:24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.</w:t>
        </w:r>
      </w:ins>
      <w:ins w:id="305" w:author="建设" w:date="2024-04-19T10:19:26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05</w:t>
        </w:r>
      </w:ins>
      <w:ins w:id="306" w:author="建设" w:date="2024-04-19T10:19:30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建德</w:t>
        </w:r>
      </w:ins>
      <w:ins w:id="307" w:author="建设" w:date="2024-04-19T10:19:33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复工</w:t>
        </w:r>
      </w:ins>
    </w:p>
    <w:p>
      <w:pPr>
        <w:jc w:val="left"/>
        <w:rPr>
          <w:ins w:id="308" w:author="建设" w:date="2024-04-19T10:48:17Z"/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ins w:id="309" w:author="建设" w:date="2024-04-19T10:26:35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3</w:t>
        </w:r>
      </w:ins>
      <w:ins w:id="310" w:author="建设" w:date="2024-04-19T10:26:36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.20</w:t>
        </w:r>
      </w:ins>
      <w:ins w:id="311" w:author="建设" w:date="2024-04-19T10:13:42Z">
        <w:r>
          <w:rPr>
            <w:rFonts w:hint="default" w:ascii="方正仿宋_GBK" w:hAnsi="方正仿宋_GBK" w:eastAsia="方正仿宋_GBK" w:cs="方正仿宋_GBK"/>
            <w:sz w:val="32"/>
            <w:szCs w:val="32"/>
            <w:lang w:val="en-US" w:eastAsia="zh-CN"/>
          </w:rPr>
          <w:t>走进建德摄影</w:t>
        </w:r>
      </w:ins>
    </w:p>
    <w:p>
      <w:pPr>
        <w:jc w:val="left"/>
        <w:rPr>
          <w:ins w:id="312" w:author="建设" w:date="2024-04-19T10:48:22Z"/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ins w:id="313" w:author="建设" w:date="2024-04-19T10:48:19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其他</w:t>
        </w:r>
      </w:ins>
      <w:ins w:id="314" w:author="建设" w:date="2024-04-19T10:48:20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：</w:t>
        </w:r>
      </w:ins>
    </w:p>
    <w:p>
      <w:pPr>
        <w:jc w:val="left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ins w:id="315" w:author="建设" w:date="2024-04-19T10:48:23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慰问</w:t>
        </w:r>
      </w:ins>
      <w:ins w:id="316" w:author="建设" w:date="2024-04-19T10:48:24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、</w:t>
        </w:r>
      </w:ins>
      <w:ins w:id="317" w:author="建设" w:date="2024-04-19T10:48:26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活动</w:t>
        </w:r>
      </w:ins>
      <w:ins w:id="318" w:author="建设" w:date="2024-04-19T10:48:32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相关</w:t>
        </w:r>
      </w:ins>
      <w:ins w:id="319" w:author="建设" w:date="2024-04-19T10:48:33Z">
        <w:r>
          <w:rPr>
            <w:rFonts w:hint="eastAsia" w:ascii="方正仿宋_GBK" w:hAnsi="方正仿宋_GBK" w:eastAsia="方正仿宋_GBK" w:cs="方正仿宋_GBK"/>
            <w:sz w:val="32"/>
            <w:szCs w:val="32"/>
            <w:lang w:val="en-US" w:eastAsia="zh-CN"/>
          </w:rPr>
          <w:t>素材</w:t>
        </w:r>
      </w:ins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建设">
    <w15:presenceInfo w15:providerId="WPS Office" w15:userId="17685394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ViN2MxODA2YmUzNGJjNjgzZjc3NWYzY2FjMGNlYmMifQ=="/>
  </w:docVars>
  <w:rsids>
    <w:rsidRoot w:val="00172A27"/>
    <w:rsid w:val="00033F8A"/>
    <w:rsid w:val="000536E8"/>
    <w:rsid w:val="00094768"/>
    <w:rsid w:val="003470ED"/>
    <w:rsid w:val="00386300"/>
    <w:rsid w:val="003C6016"/>
    <w:rsid w:val="00421716"/>
    <w:rsid w:val="0042549D"/>
    <w:rsid w:val="00486AC8"/>
    <w:rsid w:val="0053181C"/>
    <w:rsid w:val="005566A6"/>
    <w:rsid w:val="005E01DB"/>
    <w:rsid w:val="006259E3"/>
    <w:rsid w:val="006510BF"/>
    <w:rsid w:val="006765C2"/>
    <w:rsid w:val="007E3906"/>
    <w:rsid w:val="008057BB"/>
    <w:rsid w:val="00817B39"/>
    <w:rsid w:val="00854E90"/>
    <w:rsid w:val="00884EF5"/>
    <w:rsid w:val="008C76B7"/>
    <w:rsid w:val="008D5838"/>
    <w:rsid w:val="00963CC7"/>
    <w:rsid w:val="00970FD1"/>
    <w:rsid w:val="0099033F"/>
    <w:rsid w:val="009E21F7"/>
    <w:rsid w:val="00A748F1"/>
    <w:rsid w:val="00AC5ADE"/>
    <w:rsid w:val="00AE5273"/>
    <w:rsid w:val="00AF7B71"/>
    <w:rsid w:val="00C535A8"/>
    <w:rsid w:val="00C61BEB"/>
    <w:rsid w:val="00C62715"/>
    <w:rsid w:val="00D56077"/>
    <w:rsid w:val="00E6151A"/>
    <w:rsid w:val="00ED1D10"/>
    <w:rsid w:val="00F72AC8"/>
    <w:rsid w:val="00FA3939"/>
    <w:rsid w:val="01087183"/>
    <w:rsid w:val="01FD42EF"/>
    <w:rsid w:val="03D93528"/>
    <w:rsid w:val="09C77A23"/>
    <w:rsid w:val="0DFC545B"/>
    <w:rsid w:val="0F0F5662"/>
    <w:rsid w:val="11BA7B07"/>
    <w:rsid w:val="13C54D59"/>
    <w:rsid w:val="144C7AF5"/>
    <w:rsid w:val="1615410C"/>
    <w:rsid w:val="161F2BC5"/>
    <w:rsid w:val="188E4E98"/>
    <w:rsid w:val="1A2A0FAC"/>
    <w:rsid w:val="1B5A0C3F"/>
    <w:rsid w:val="1D646B79"/>
    <w:rsid w:val="21032DB4"/>
    <w:rsid w:val="21CC5AA6"/>
    <w:rsid w:val="26806E9F"/>
    <w:rsid w:val="2D39516F"/>
    <w:rsid w:val="2DCC2C44"/>
    <w:rsid w:val="34BD3547"/>
    <w:rsid w:val="35FB02A9"/>
    <w:rsid w:val="37357164"/>
    <w:rsid w:val="387535BB"/>
    <w:rsid w:val="39882115"/>
    <w:rsid w:val="3D87623F"/>
    <w:rsid w:val="3E644EEE"/>
    <w:rsid w:val="43B90EBD"/>
    <w:rsid w:val="444E5A08"/>
    <w:rsid w:val="47E606EB"/>
    <w:rsid w:val="49A40341"/>
    <w:rsid w:val="4B1D6172"/>
    <w:rsid w:val="551E4143"/>
    <w:rsid w:val="56F91041"/>
    <w:rsid w:val="5A666868"/>
    <w:rsid w:val="5B6A7475"/>
    <w:rsid w:val="6325212A"/>
    <w:rsid w:val="658C0FB3"/>
    <w:rsid w:val="71D84CE0"/>
    <w:rsid w:val="72215816"/>
    <w:rsid w:val="73F90F3E"/>
    <w:rsid w:val="756036A9"/>
    <w:rsid w:val="79632BC9"/>
    <w:rsid w:val="79B90A06"/>
    <w:rsid w:val="7B0A1C83"/>
    <w:rsid w:val="7C4618F0"/>
    <w:rsid w:val="7FEE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autoRedefine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85</Words>
  <Characters>487</Characters>
  <Lines>4</Lines>
  <Paragraphs>1</Paragraphs>
  <TotalTime>29</TotalTime>
  <ScaleCrop>false</ScaleCrop>
  <LinksUpToDate>false</LinksUpToDate>
  <CharactersWithSpaces>571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2024-04-09T01:30:00Z</dcterms:created>
  <dc:creator>15698</dc:creator>
  <cp:lastModifiedBy>建设</cp:lastModifiedBy>
  <dcterms:modified xsi:type="dcterms:W3CDTF">2024-04-19T02:48:46Z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9633DDE48E6A4563A7E4CDB9C2BC5DAB_12</vt:lpwstr>
  </property>
</Properties>
</file>